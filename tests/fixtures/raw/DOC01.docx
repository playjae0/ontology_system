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1"/>
      </w:pPr>
      <w:r>
        <w:t xml:space="preserve">개요</w:t>
      </w:r>
    </w:p>
    <w:p>
      <w:r>
        <w:t xml:space="preserve">본 문서는 노칭 설비의 사양과 인수 조건을 정한다.</w:t>
      </w:r>
    </w:p>
    <w:p>
      <w:r>
        <w:t xml:space="preserve">설비는 규격 범위 안에서 연속 운전하며 이상이 생기면 경보를 내고 안전하게 정지한다.</w:t>
      </w:r>
    </w:p>
    <w:p>
      <w:pPr>
        <w:pStyle w:val="2"/>
      </w:pPr>
      <w:r>
        <w:t xml:space="preserve">적용 범위</w:t>
      </w:r>
    </w:p>
    <w:p>
      <w:r>
        <w:t xml:space="preserve">노칭 프레스와 이송 장치에 적용한다.</w:t>
      </w:r>
    </w:p>
    <w:p>
      <w:r>
        <w:t xml:space="preserve">금형 교환 장치도 포함한다.</w:t>
      </w:r>
    </w:p>
    <w:tbl>
      <w:tr>
        <w:tc>
          <w:p>
            <w:r>
              <w:t xml:space="preserve">항목</w:t>
            </w:r>
          </w:p>
        </w:tc>
        <w:tc>
          <w:p>
            <w:r>
              <w:t xml:space="preserve">값</w:t>
            </w:r>
          </w:p>
        </w:tc>
        <w:tc>
          <w:p>
            <w:r>
              <w:t xml:space="preserve">비고</w:t>
            </w:r>
          </w:p>
        </w:tc>
      </w:tr>
      <w:tr>
        <w:tc>
          <w:p>
            <w:r>
              <w:t xml:space="preserve">가압력</w:t>
            </w:r>
          </w:p>
        </w:tc>
        <w:tc>
          <w:p>
            <w:r>
              <w:t xml:space="preserve">120 kN</w:t>
            </w:r>
          </w:p>
        </w:tc>
        <w:tc>
          <w:p>
            <w:r>
              <w:t xml:space="preserve">이상</w:t>
            </w:r>
          </w:p>
        </w:tc>
      </w:tr>
      <w:tr>
        <w:tc>
          <w:p>
            <w:r>
              <w:t xml:space="preserve">정밀도</w:t>
            </w:r>
          </w:p>
        </w:tc>
        <w:tc>
          <w:p>
            <w:r>
              <w:t xml:space="preserve">±0.05 mm</w:t>
            </w:r>
          </w:p>
        </w:tc>
        <w:tc>
          <w:p>
            <w:r>
              <w:t xml:space="preserve">이내</w:t>
            </w:r>
          </w:p>
        </w:tc>
      </w:tr>
    </w:tbl>
    <w:p>
      <w:r>
        <w:t xml:space="preserve">그림은 설비 배치다.</w:t>
      </w:r>
      <w:r>
        <w:drawing>
          <wp:inline>
            <wp:extent cx="95250" cy="95250"/>
            <wp:docPr id="1" name="그림 1"/>
            <a:graphic>
              <a:graphicData uri="http://schemas.openxmlformats.org/drawingml/2006/picture">
                <pic:pic>
                  <pic:nvPicPr>
                    <pic:cNvPr id="1" name="그림 1"/>
                    <pic:cNvPicPr/>
                  </pic:nvPicPr>
                  <pic:blipFill>
                    <a:blip r:embed="rIdImg1"/>
                  </pic:blipFill>
                  <pic:spPr/>
                </pic:pic>
              </a:graphicData>
            </a:graphic>
          </wp:inline>
        </w:drawing>
      </w:r>
    </w:p>
    <w:p>
      <w:r>
        <w:t xml:space="preserve">금형은 분말 고속도강을 쓴다.</w:t>
      </w:r>
      <w:del w:id="1" w:author="검토자">
        <w:r>
          <w:delText>삭제된 옛 문장이다.</w:delText>
        </w:r>
      </w:del>
    </w:p>
    <w:p>
      <w:pPr>
        <w:pStyle w:val="1"/>
      </w:pPr>
      <w:r>
        <w:t xml:space="preserve">기계 사양</w:t>
      </w:r>
    </w:p>
    <w:p>
      <w:pPr>
        <w:pStyle w:val="2"/>
      </w:pPr>
      <w:r>
        <w:t xml:space="preserve">프레스</w:t>
      </w:r>
    </w:p>
    <w:p>
      <w:r>
        <w:t xml:space="preserve">가압력은 120 kN 이상이어야 한다.</w:t>
      </w:r>
    </w:p>
    <w:p>
      <w:r>
        <w:t xml:space="preserve">편차는 3% 이내로 관리한다.</w:t>
      </w:r>
    </w:p>
    <w:p>
      <w:pPr>
        <w:pStyle w:val="요약제목"/>
      </w:pPr>
      <w:r>
        <w:t xml:space="preserve">정리</w:t>
      </w:r>
    </w:p>
    <w:p>
      <w:r>
        <w:t xml:space="preserve">인수 시험은 연속 8시간 운전으로 한다.</w:t>
      </w:r>
    </w:p>
    <w:sectPr>
      <w:headerReference w:type="default" r:id="rIdHdr"/>
    </w:sectPr>
  </w:body>
</w:document>
</file>

<file path=word/header1.xml><?xml version="1.0" encoding="utf-8"?>
<w:hdr xmlns:w="http://schemas.openxmlformats.org/wordprocessingml/2006/main">
  <w:p>
    <w:r>
      <w:t xml:space="preserve">머리글 — 양식 번호 F-001</w:t>
    </w:r>
  </w:p>
</w:hdr>
</file>

<file path=word/styles.xml><?xml version="1.0" encoding="utf-8"?>
<w:styles xmlns:w="http://schemas.openxmlformats.org/wordprocessingml/2006/main">
  <w:style w:type="paragraph" w:default="1" w:styleId="a">
    <w:name w:val="바탕글"/>
  </w:style>
  <w:style w:type="paragraph" w:styleId="1">
    <w:name w:val="제목 1"/>
    <w:basedOn w:val="a"/>
    <w:pPr>
      <w:outlineLvl w:val="0"/>
    </w:pPr>
  </w:style>
  <w:style w:type="paragraph" w:styleId="2">
    <w:name w:val="제목 2"/>
    <w:basedOn w:val="a"/>
    <w:pPr>
      <w:outlineLvl w:val="1"/>
    </w:pPr>
  </w:style>
  <w:style w:type="paragraph" w:styleId="요약제목">
    <w:name w:val="요약 제목"/>
    <w:basedOn w:val="1"/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Hdr" Type="http://schemas.openxmlformats.org/officeDocument/2006/relationships/header" Target="header1.xml"/><Relationship Id="rIdSty" Type="http://schemas.openxmlformats.org/officeDocument/2006/relationships/styles" Target="styles.xml"/></Relationships>
</file>